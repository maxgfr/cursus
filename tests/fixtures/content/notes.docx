
<file path=[Content_Types].xml><?xml version="1.0" encoding="utf-8"?>
<Types xmlns="http://schemas.openxmlformats.org/package/2006/content-types"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Physiology notes</w:t>
      </w:r>
    </w:p>
    <w:p>
      <w:r>
        <w:t xml:space="preserve">These notes cover membranes &amp; transport.</w:t>
      </w:r>
    </w:p>
    <w:p>
      <w:pPr>
        <w:pStyle w:val="Heading1"/>
      </w:pPr>
      <w:r>
        <w:t xml:space="preserve">Membranes</w:t>
      </w:r>
    </w:p>
    <w:p>
      <w:r>
        <w:t xml:space="preserve">Membranes separate the cell from its environment.</w:t>
      </w:r>
    </w:p>
    <w:p>
      <w:pPr>
        <w:pStyle w:val="Heading2"/>
      </w:pPr>
      <w:r>
        <w:t xml:space="preserve">Osmosis</w:t>
      </w:r>
    </w:p>
    <w:p>
      <w:pPr>
        <w:pStyle w:val="ListParagraph"/>
      </w:pPr>
      <w:r>
        <w:t xml:space="preserve">Water moves toward higher solute concentration.</w:t>
      </w:r>
    </w:p>
    <w:p>
      <w:pPr>
        <w:numPr>
          <w:ilvl w:val="1"/>
          <w:numId w:val="1"/>
        </w:numPr>
      </w:pPr>
      <w:r>
        <w:t xml:space="preserve">Nested point</w:t>
      </w:r>
    </w:p>
    <w:p>
      <w:pPr>
        <w:pStyle w:val="Heading2"/>
      </w:pPr>
      <w:r>
        <w:t xml:space="preserve">Diffusion</w:t>
      </w:r>
    </w:p>
    <w:tbl>
      <w:tr>
        <w:tc>
          <w:p>
            <w:r>
              <w:t xml:space="preserve">Solute</w:t>
            </w:r>
          </w:p>
        </w:tc>
        <w:tc>
          <w:p>
            <w:r>
              <w:t xml:space="preserve">Rate</w:t>
            </w:r>
          </w:p>
        </w:tc>
      </w:tr>
      <w:tr>
        <w:tc>
          <w:tcPr>
            <w:gridSpan w:val="2"/>
          </w:tcPr>
          <w:p>
            <w:r>
              <w:t xml:space="preserve">O2 | CO2</w:t>
            </w:r>
          </w:p>
        </w:tc>
      </w:tr>
    </w:tbl>
    <w:p>
      <w:pPr>
        <w:pStyle w:val="Heading1"/>
      </w:pPr>
      <w:r>
        <w:t xml:space="preserve">Transport</w:t>
      </w:r>
    </w:p>
    <w:p>
      <w:r>
        <w:drawing>
          <wp:inline>
            <wp:docPr id="1" name="Picture 1" descr="Sodium pump"/>
            <a:graphic>
              <a:graphicData uri="http://schemas.openxmlformats.org/drawingml/2006/picture">
                <pic:pic>
                  <pic:blipFill>
                    <a:blip r:embed="rId5"/>
                  </pic:blipFill>
                </pic:pic>
              </a:graphicData>
            </a:graphic>
          </wp:inline>
        </w:drawing>
      </w:r>
    </w:p>
    <w:p>
      <w:r>
        <w:t xml:space="preserve">Pumps use </w:t>
      </w:r>
      <w:del w:id="1">
        <w:r>
          <w:delText>WRONG</w:delText>
        </w:r>
      </w:del>
      <w:ins w:id="2">
        <w:r>
          <w:t>ATP</w:t>
        </w:r>
      </w:ins>
      <w:r>
        <w:tab/>
        <w:t>always.</w:t>
      </w:r>
    </w:p>
    <w:sdt>
      <w:sdtPr/>
      <w:sdtContent>
        <w:p>
          <w:r>
            <w:t xml:space="preserve">Inside a content control.</w:t>
          </w:r>
        </w:p>
      </w:sdtContent>
    </w:sdt>
    <w:p>
      <w:pPr>
        <w:pStyle w:val="MyHeading"/>
      </w:pPr>
      <w:r>
        <w:t xml:space="preserve">Appendix</w:t>
      </w:r>
    </w:p>
    <w:p>
      <w:r>
        <w:t xml:space="preserve">Further reading.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Title">
    <w:name w:val="Title"/>
  </w:style>
  <w:style w:type="paragraph" w:styleId="Heading1">
    <w:name w:val="heading 1"/>
    <w:pPr>
      <w:outlineLvl w:val="0"/>
    </w:pPr>
  </w:style>
  <w:style w:type="paragraph" w:styleId="Heading2">
    <w:name w:val="heading 2"/>
    <w:basedOn w:val="Heading1"/>
    <w:pPr>
      <w:outlineLvl w:val="1"/>
    </w:pPr>
  </w:style>
  <w:style w:type="paragraph" w:styleId="ListParagraph">
    <w:name w:val="List Paragraph"/>
    <w:pPr>
      <w:numPr>
        <w:numId w:val="1"/>
      </w:numPr>
    </w:pPr>
  </w:style>
  <w:style w:type="paragraph" w:styleId="MyHeading">
    <w:name w:val="My heading"/>
    <w:basedOn w:val="Heading1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image" Target="media/image1.png"/></Relationships>
</file>